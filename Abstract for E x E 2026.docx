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E4A7" w14:textId="77777777" w:rsidR="00C259E4" w:rsidRPr="00C259E4" w:rsidRDefault="00C259E4" w:rsidP="00C259E4">
      <w:r w:rsidRPr="00C259E4">
        <w:rPr>
          <w:b/>
          <w:bCs/>
        </w:rPr>
        <w:t>Abstract for E x E 2026</w:t>
      </w:r>
    </w:p>
    <w:p w14:paraId="5CCDA130" w14:textId="18F4A054" w:rsidR="008773DE" w:rsidRDefault="00613431" w:rsidP="008773DE">
      <w:pPr>
        <w:rPr>
          <w:ins w:id="0" w:author="Luisa Dickenmann" w:date="2026-04-23T16:28:00Z" w16du:dateUtc="2026-04-23T15:28:00Z"/>
        </w:rPr>
      </w:pPr>
      <w:r w:rsidRPr="00613431">
        <w:t xml:space="preserve">Trees are adaptable life forms but in the face of </w:t>
      </w:r>
      <w:r w:rsidR="00BD5057">
        <w:t xml:space="preserve">rapid </w:t>
      </w:r>
      <w:r w:rsidRPr="00613431">
        <w:t xml:space="preserve">climate </w:t>
      </w:r>
      <w:r w:rsidR="00AF4E15">
        <w:t xml:space="preserve">that </w:t>
      </w:r>
      <w:r w:rsidRPr="00613431">
        <w:t xml:space="preserve">change </w:t>
      </w:r>
      <w:r w:rsidR="00BD5057">
        <w:t xml:space="preserve">must </w:t>
      </w:r>
      <w:r w:rsidR="00AF4E15">
        <w:t xml:space="preserve">come </w:t>
      </w:r>
      <w:r w:rsidR="00BD5057">
        <w:t xml:space="preserve">from standing genetic variation. </w:t>
      </w:r>
      <w:r w:rsidR="00146EBD">
        <w:t>During</w:t>
      </w:r>
      <w:r w:rsidR="00F01FE4">
        <w:t xml:space="preserve"> the</w:t>
      </w:r>
      <w:r w:rsidR="00146EBD">
        <w:t xml:space="preserve"> 20</w:t>
      </w:r>
      <w:r w:rsidR="00146EBD" w:rsidRPr="004F734F">
        <w:rPr>
          <w:vertAlign w:val="superscript"/>
        </w:rPr>
        <w:t>th</w:t>
      </w:r>
      <w:r w:rsidR="00146EBD">
        <w:t xml:space="preserve"> century</w:t>
      </w:r>
      <w:r w:rsidR="00171E02">
        <w:t>,</w:t>
      </w:r>
      <w:r w:rsidR="00146EBD">
        <w:t xml:space="preserve"> </w:t>
      </w:r>
      <w:r w:rsidR="004C6DB2">
        <w:t xml:space="preserve">well-documented, large-scale introductions of tree species from the Pacific northwest </w:t>
      </w:r>
      <w:r w:rsidR="00171E02">
        <w:t>of North America were made to the British Isles</w:t>
      </w:r>
      <w:r w:rsidR="00680F84">
        <w:t>, s</w:t>
      </w:r>
      <w:r w:rsidR="00171E02">
        <w:t xml:space="preserve">ome of </w:t>
      </w:r>
      <w:r w:rsidR="00680F84">
        <w:t xml:space="preserve">which </w:t>
      </w:r>
      <w:r w:rsidR="00171E02">
        <w:t xml:space="preserve">have subsequently </w:t>
      </w:r>
      <w:r w:rsidR="00680F84">
        <w:t xml:space="preserve">established beyond the original plantations </w:t>
      </w:r>
      <w:r w:rsidR="00F551FB">
        <w:t>through natural regeneration</w:t>
      </w:r>
      <w:r w:rsidR="00CF4580">
        <w:t>.</w:t>
      </w:r>
      <w:r w:rsidR="006A5F6B">
        <w:t xml:space="preserve"> This provides a valuable</w:t>
      </w:r>
      <w:r w:rsidR="00F2712B">
        <w:t>, calibrated</w:t>
      </w:r>
      <w:r w:rsidR="006A5F6B">
        <w:t xml:space="preserve"> natural experiment with which to test </w:t>
      </w:r>
      <w:r w:rsidR="00BD5057">
        <w:t>the rate of adaptation of tree species</w:t>
      </w:r>
      <w:r w:rsidR="00544E6C">
        <w:t xml:space="preserve"> to novel environments</w:t>
      </w:r>
      <w:r w:rsidR="00BD5057">
        <w:t>.</w:t>
      </w:r>
      <w:r w:rsidR="00EC5683">
        <w:t xml:space="preserve"> </w:t>
      </w:r>
      <w:r w:rsidR="0048634D">
        <w:t>S</w:t>
      </w:r>
      <w:r w:rsidR="00F423F4" w:rsidRPr="00F423F4">
        <w:t xml:space="preserve">eeds from three cohorts </w:t>
      </w:r>
      <w:r w:rsidR="00052423">
        <w:t xml:space="preserve">of multiple </w:t>
      </w:r>
      <w:r w:rsidR="00052423" w:rsidRPr="00F423F4">
        <w:t>Lodgepole pine (</w:t>
      </w:r>
      <w:r w:rsidR="00052423" w:rsidRPr="008135E5">
        <w:rPr>
          <w:i/>
          <w:iCs/>
        </w:rPr>
        <w:t>Pinus contorta</w:t>
      </w:r>
      <w:r w:rsidR="00052423" w:rsidRPr="00F423F4">
        <w:t xml:space="preserve">) </w:t>
      </w:r>
      <w:r w:rsidR="00052423">
        <w:t>provenances</w:t>
      </w:r>
      <w:r w:rsidR="00052423" w:rsidRPr="00F423F4">
        <w:t xml:space="preserve"> </w:t>
      </w:r>
      <w:r w:rsidR="00F423F4" w:rsidRPr="00F423F4">
        <w:t xml:space="preserve">were </w:t>
      </w:r>
      <w:r w:rsidR="00E90804">
        <w:t>sampled</w:t>
      </w:r>
      <w:r w:rsidR="00B827D2">
        <w:t>, from</w:t>
      </w:r>
      <w:r w:rsidR="00F423F4" w:rsidRPr="00F423F4">
        <w:t>: old growth forest</w:t>
      </w:r>
      <w:r w:rsidR="00690BBC">
        <w:t>s</w:t>
      </w:r>
      <w:r w:rsidR="00F423F4" w:rsidRPr="00F423F4">
        <w:t xml:space="preserve"> in North America</w:t>
      </w:r>
      <w:r w:rsidR="0059091D">
        <w:t xml:space="preserve"> (1)</w:t>
      </w:r>
      <w:r w:rsidR="00540B24">
        <w:t xml:space="preserve">; </w:t>
      </w:r>
      <w:r w:rsidR="00F423F4" w:rsidRPr="00F423F4">
        <w:t>mature plantation</w:t>
      </w:r>
      <w:r w:rsidR="00690BBC">
        <w:t>s</w:t>
      </w:r>
      <w:r w:rsidR="00F423F4" w:rsidRPr="00F423F4">
        <w:t xml:space="preserve"> in Scotland </w:t>
      </w:r>
      <w:r w:rsidR="0059091D">
        <w:t xml:space="preserve">(2) </w:t>
      </w:r>
      <w:r w:rsidR="00393244">
        <w:t xml:space="preserve">sourced </w:t>
      </w:r>
      <w:r w:rsidR="00F423F4" w:rsidRPr="00F423F4">
        <w:t xml:space="preserve">from </w:t>
      </w:r>
      <w:r w:rsidR="0059091D">
        <w:t>(1)</w:t>
      </w:r>
      <w:r w:rsidR="00540B24">
        <w:t xml:space="preserve">; and </w:t>
      </w:r>
      <w:r w:rsidR="00F423F4" w:rsidRPr="00F423F4">
        <w:t>mature natural regenera</w:t>
      </w:r>
      <w:r w:rsidR="00CF55E9">
        <w:t xml:space="preserve">tion </w:t>
      </w:r>
      <w:r w:rsidR="0059091D">
        <w:t xml:space="preserve">(3) </w:t>
      </w:r>
      <w:r w:rsidR="00CF55E9">
        <w:t>adjacent to</w:t>
      </w:r>
      <w:r w:rsidR="00F423F4" w:rsidRPr="00F423F4">
        <w:t xml:space="preserve"> the plantation</w:t>
      </w:r>
      <w:r w:rsidR="00690BBC">
        <w:t>s</w:t>
      </w:r>
      <w:r w:rsidR="00F423F4" w:rsidRPr="00F423F4">
        <w:t>.</w:t>
      </w:r>
      <w:r w:rsidR="00F423F4">
        <w:t xml:space="preserve"> </w:t>
      </w:r>
      <w:r w:rsidR="00137943">
        <w:t>Seedlings</w:t>
      </w:r>
      <w:r w:rsidR="00F423F4" w:rsidRPr="00F423F4">
        <w:t xml:space="preserve"> were grown in a </w:t>
      </w:r>
      <w:r w:rsidR="00600E23">
        <w:t xml:space="preserve">common garden </w:t>
      </w:r>
      <w:r w:rsidR="00F423F4" w:rsidRPr="00F423F4">
        <w:t xml:space="preserve">for two years </w:t>
      </w:r>
      <w:r w:rsidR="00600E23">
        <w:t xml:space="preserve">then </w:t>
      </w:r>
      <w:r w:rsidR="00F423F4" w:rsidRPr="00F423F4">
        <w:t xml:space="preserve">measured for survival, height, root to shoot ratio, and resistance to </w:t>
      </w:r>
      <w:commentRangeStart w:id="1"/>
      <w:r w:rsidR="00E964C0">
        <w:t xml:space="preserve">a local race of </w:t>
      </w:r>
      <w:r w:rsidR="00FA3C94">
        <w:t xml:space="preserve">the </w:t>
      </w:r>
      <w:r w:rsidR="00C964BE">
        <w:t xml:space="preserve">pathogen </w:t>
      </w:r>
      <w:r w:rsidR="00F423F4" w:rsidRPr="00FA3C94">
        <w:rPr>
          <w:i/>
          <w:iCs/>
          <w:rPrChange w:id="2" w:author="Stephen Cavers" w:date="2026-04-22T16:54:00Z" w16du:dateUtc="2026-04-22T15:54:00Z">
            <w:rPr/>
          </w:rPrChange>
        </w:rPr>
        <w:t xml:space="preserve">Dothistroma </w:t>
      </w:r>
      <w:r w:rsidR="00FA3C94" w:rsidRPr="00FA3C94">
        <w:rPr>
          <w:i/>
          <w:iCs/>
          <w:rPrChange w:id="3" w:author="Stephen Cavers" w:date="2026-04-22T16:54:00Z" w16du:dateUtc="2026-04-22T15:54:00Z">
            <w:rPr/>
          </w:rPrChange>
        </w:rPr>
        <w:t>septosporum</w:t>
      </w:r>
      <w:commentRangeEnd w:id="1"/>
      <w:r w:rsidR="00470487">
        <w:rPr>
          <w:rStyle w:val="CommentReference"/>
        </w:rPr>
        <w:commentReference w:id="1"/>
      </w:r>
      <w:r w:rsidR="00F423F4" w:rsidRPr="00F423F4">
        <w:t>.</w:t>
      </w:r>
      <w:r w:rsidR="008773DE">
        <w:t xml:space="preserve"> </w:t>
      </w:r>
      <w:r w:rsidR="008773DE" w:rsidRPr="008773DE">
        <w:t xml:space="preserve">Results indicate that </w:t>
      </w:r>
      <w:r w:rsidR="00057375">
        <w:t xml:space="preserve">trees grown from </w:t>
      </w:r>
      <w:r w:rsidR="00194081">
        <w:t xml:space="preserve">seed derived from </w:t>
      </w:r>
      <w:r w:rsidR="00121608">
        <w:t xml:space="preserve">naturally regenerated </w:t>
      </w:r>
      <w:r w:rsidR="008773DE" w:rsidRPr="008773DE">
        <w:t>trees d</w:t>
      </w:r>
      <w:r w:rsidR="00591D58">
        <w:t>id</w:t>
      </w:r>
      <w:r w:rsidR="008773DE" w:rsidRPr="008773DE">
        <w:t xml:space="preserve"> best in survival, height, </w:t>
      </w:r>
      <w:r w:rsidR="00423CFF">
        <w:t>bio</w:t>
      </w:r>
      <w:r w:rsidR="008773DE" w:rsidRPr="008773DE">
        <w:t xml:space="preserve">mass, and </w:t>
      </w:r>
      <w:r w:rsidR="00423CFF">
        <w:t xml:space="preserve">disease </w:t>
      </w:r>
      <w:r w:rsidR="008773DE" w:rsidRPr="008773DE">
        <w:t>resistan</w:t>
      </w:r>
      <w:r w:rsidR="00423CFF">
        <w:t>ce</w:t>
      </w:r>
      <w:r w:rsidR="000914D8">
        <w:t xml:space="preserve"> although this varied with provenance</w:t>
      </w:r>
      <w:r w:rsidR="008773DE" w:rsidRPr="008773DE">
        <w:t xml:space="preserve">. These findings </w:t>
      </w:r>
      <w:r w:rsidR="00FD056A">
        <w:t>show that t</w:t>
      </w:r>
      <w:r w:rsidR="008773DE" w:rsidRPr="008773DE">
        <w:t xml:space="preserve">ree </w:t>
      </w:r>
      <w:r w:rsidR="000914D8">
        <w:t>specie</w:t>
      </w:r>
      <w:r w:rsidR="000914D8" w:rsidRPr="008773DE">
        <w:t xml:space="preserve">s </w:t>
      </w:r>
      <w:r w:rsidR="008773DE" w:rsidRPr="008773DE">
        <w:t xml:space="preserve">have a substantial capacity to </w:t>
      </w:r>
      <w:r w:rsidR="00FD056A">
        <w:t>adapt</w:t>
      </w:r>
      <w:r w:rsidR="008773DE" w:rsidRPr="008773DE">
        <w:t xml:space="preserve"> </w:t>
      </w:r>
      <w:r w:rsidR="00121608">
        <w:t xml:space="preserve">quickly </w:t>
      </w:r>
      <w:r w:rsidR="00FD5A77">
        <w:t xml:space="preserve">to novel pressures </w:t>
      </w:r>
      <w:r w:rsidR="008E1CFA">
        <w:t xml:space="preserve">if exposed </w:t>
      </w:r>
      <w:r w:rsidR="008773DE" w:rsidRPr="008773DE">
        <w:t xml:space="preserve">to </w:t>
      </w:r>
      <w:r w:rsidR="00F146D8">
        <w:t>natural selection and</w:t>
      </w:r>
      <w:r w:rsidR="000914D8">
        <w:t xml:space="preserve"> sugges</w:t>
      </w:r>
      <w:r w:rsidR="00320D58">
        <w:t xml:space="preserve">t </w:t>
      </w:r>
      <w:r w:rsidR="00315B63">
        <w:t xml:space="preserve">management actions that </w:t>
      </w:r>
      <w:r w:rsidR="00960948">
        <w:t>could take advantage of this potential</w:t>
      </w:r>
      <w:r w:rsidR="008773DE" w:rsidRPr="008773DE">
        <w:t xml:space="preserve">. </w:t>
      </w:r>
    </w:p>
    <w:p w14:paraId="28BAFB32" w14:textId="2F766A9D" w:rsidR="00D355F1" w:rsidRPr="008773DE" w:rsidRDefault="00D355F1" w:rsidP="008773DE">
      <w:ins w:id="4" w:author="Luisa Dickenmann" w:date="2026-04-23T16:28:00Z" w16du:dateUtc="2026-04-23T15:28:00Z">
        <w:r>
          <w:t>Which management actions?</w:t>
        </w:r>
      </w:ins>
    </w:p>
    <w:p w14:paraId="3E62B5D7" w14:textId="38C87F0D" w:rsidR="00C85A93" w:rsidRDefault="00E85629" w:rsidP="00E85629">
      <w:pPr>
        <w:jc w:val="right"/>
      </w:pPr>
      <w:r>
        <w:t xml:space="preserve">Word count: </w:t>
      </w:r>
      <w:del w:id="5" w:author="Luisa Dickenmann" w:date="2026-04-23T16:29:00Z" w16du:dateUtc="2026-04-23T15:29:00Z">
        <w:r w:rsidDel="002D4ECD">
          <w:delText>199</w:delText>
        </w:r>
      </w:del>
      <w:ins w:id="6" w:author="Luisa Dickenmann" w:date="2026-04-23T16:29:00Z" w16du:dateUtc="2026-04-23T15:29:00Z">
        <w:r w:rsidR="002D4ECD">
          <w:t>203</w:t>
        </w:r>
      </w:ins>
    </w:p>
    <w:p w14:paraId="4D128070" w14:textId="77777777" w:rsidR="00E85629" w:rsidRDefault="00E85629" w:rsidP="00C259E4"/>
    <w:p w14:paraId="06EEC71B" w14:textId="77777777" w:rsidR="00E85629" w:rsidRDefault="00E85629" w:rsidP="00C259E4"/>
    <w:p w14:paraId="21B56FA1" w14:textId="77777777" w:rsidR="00E85629" w:rsidRDefault="00E85629" w:rsidP="00C259E4"/>
    <w:p w14:paraId="3F82019D" w14:textId="4DF6C923" w:rsidR="006213D1" w:rsidRDefault="006213D1" w:rsidP="00C259E4">
      <w:r>
        <w:t>Introduction (1-3 sentences)</w:t>
      </w:r>
    </w:p>
    <w:p w14:paraId="0344E18B" w14:textId="62257AF4" w:rsidR="006213D1" w:rsidRDefault="006213D1" w:rsidP="006213D1">
      <w:pPr>
        <w:pStyle w:val="ListParagraph"/>
        <w:numPr>
          <w:ilvl w:val="0"/>
          <w:numId w:val="1"/>
        </w:numPr>
      </w:pPr>
      <w:r>
        <w:t>What is the research question?</w:t>
      </w:r>
    </w:p>
    <w:p w14:paraId="1663DD49" w14:textId="00E889A6" w:rsidR="006213D1" w:rsidRPr="006213D1" w:rsidRDefault="006213D1" w:rsidP="006213D1">
      <w:pPr>
        <w:pStyle w:val="ListParagraph"/>
        <w:numPr>
          <w:ilvl w:val="1"/>
          <w:numId w:val="1"/>
        </w:numPr>
      </w:pPr>
      <w:r>
        <w:rPr>
          <w:i/>
          <w:iCs/>
        </w:rPr>
        <w:t>What is the rate of adaptation of an exotic tree species in the UK?</w:t>
      </w:r>
    </w:p>
    <w:p w14:paraId="240B9CF9" w14:textId="7328C8DB" w:rsidR="006213D1" w:rsidRDefault="006213D1" w:rsidP="006213D1">
      <w:pPr>
        <w:pStyle w:val="ListParagraph"/>
        <w:numPr>
          <w:ilvl w:val="0"/>
          <w:numId w:val="1"/>
        </w:numPr>
      </w:pPr>
      <w:r>
        <w:t>Why are you investigating this question?</w:t>
      </w:r>
    </w:p>
    <w:p w14:paraId="1959AE0D" w14:textId="77777777" w:rsidR="0043257C" w:rsidRPr="0043257C" w:rsidRDefault="00B4531D" w:rsidP="006213D1">
      <w:pPr>
        <w:pStyle w:val="ListParagraph"/>
        <w:numPr>
          <w:ilvl w:val="1"/>
          <w:numId w:val="1"/>
        </w:numPr>
      </w:pPr>
      <w:r>
        <w:rPr>
          <w:i/>
          <w:iCs/>
        </w:rPr>
        <w:t xml:space="preserve">Trees are adaptable life forms </w:t>
      </w:r>
      <w:r w:rsidR="00EF6955">
        <w:rPr>
          <w:i/>
          <w:iCs/>
        </w:rPr>
        <w:t>but in the face of climate change there isn’t enough time to develop new genetic varia</w:t>
      </w:r>
      <w:r w:rsidR="0043257C">
        <w:rPr>
          <w:i/>
          <w:iCs/>
        </w:rPr>
        <w:t>nts</w:t>
      </w:r>
      <w:r w:rsidR="00E74EB1">
        <w:rPr>
          <w:i/>
          <w:iCs/>
        </w:rPr>
        <w:t xml:space="preserve">. Adaptations therefore arise from dispersion and reassortment of </w:t>
      </w:r>
      <w:r w:rsidR="0043257C">
        <w:rPr>
          <w:i/>
          <w:iCs/>
        </w:rPr>
        <w:t>existing</w:t>
      </w:r>
      <w:r w:rsidR="00E74EB1">
        <w:rPr>
          <w:i/>
          <w:iCs/>
        </w:rPr>
        <w:t xml:space="preserve"> </w:t>
      </w:r>
      <w:r w:rsidR="0043257C">
        <w:rPr>
          <w:i/>
          <w:iCs/>
        </w:rPr>
        <w:t>genetic variation.</w:t>
      </w:r>
    </w:p>
    <w:p w14:paraId="139C138D" w14:textId="77777777" w:rsidR="0043257C" w:rsidRDefault="0043257C" w:rsidP="0043257C">
      <w:r>
        <w:t>Methodology (1-3 sentences)</w:t>
      </w:r>
    </w:p>
    <w:p w14:paraId="1A88B0A6" w14:textId="77777777" w:rsidR="0043257C" w:rsidRPr="0043257C" w:rsidRDefault="0043257C" w:rsidP="0043257C">
      <w:pPr>
        <w:pStyle w:val="ListParagraph"/>
        <w:numPr>
          <w:ilvl w:val="0"/>
          <w:numId w:val="1"/>
        </w:numPr>
      </w:pPr>
      <w:r w:rsidRPr="0043257C">
        <w:t>How are you doing the research?</w:t>
      </w:r>
    </w:p>
    <w:p w14:paraId="02744E5A" w14:textId="0B8A6E9A" w:rsidR="006213D1" w:rsidRPr="009A123B" w:rsidRDefault="0043257C" w:rsidP="0043257C">
      <w:pPr>
        <w:pStyle w:val="ListParagraph"/>
        <w:numPr>
          <w:ilvl w:val="1"/>
          <w:numId w:val="1"/>
        </w:numPr>
      </w:pPr>
      <w:r w:rsidRPr="0043257C">
        <w:rPr>
          <w:i/>
          <w:iCs/>
        </w:rPr>
        <w:t xml:space="preserve"> </w:t>
      </w:r>
      <w:r w:rsidR="00D854A1">
        <w:rPr>
          <w:i/>
          <w:iCs/>
        </w:rPr>
        <w:t>Seeds from three</w:t>
      </w:r>
      <w:r w:rsidR="00C715AB">
        <w:rPr>
          <w:i/>
          <w:iCs/>
        </w:rPr>
        <w:t xml:space="preserve"> Lodgepole pine (Pinus contorta)</w:t>
      </w:r>
      <w:r w:rsidR="00D854A1">
        <w:rPr>
          <w:i/>
          <w:iCs/>
        </w:rPr>
        <w:t xml:space="preserve"> cohorts were taken</w:t>
      </w:r>
      <w:r w:rsidR="00C715AB">
        <w:rPr>
          <w:i/>
          <w:iCs/>
        </w:rPr>
        <w:t>: the first is an old growth forest in North America</w:t>
      </w:r>
      <w:r w:rsidR="0082591D">
        <w:rPr>
          <w:i/>
          <w:iCs/>
        </w:rPr>
        <w:t xml:space="preserve">, the second is a mature plantation that was grown in Scotland from the North American </w:t>
      </w:r>
      <w:r w:rsidR="0082591D">
        <w:rPr>
          <w:i/>
          <w:iCs/>
        </w:rPr>
        <w:lastRenderedPageBreak/>
        <w:t xml:space="preserve">population, and the third is a mature population </w:t>
      </w:r>
      <w:r w:rsidR="009A123B">
        <w:rPr>
          <w:i/>
          <w:iCs/>
        </w:rPr>
        <w:t xml:space="preserve">that naturally regenerated beside the plantation. </w:t>
      </w:r>
    </w:p>
    <w:p w14:paraId="1E80A7E5" w14:textId="46411E45" w:rsidR="009A123B" w:rsidRPr="007F5446" w:rsidRDefault="009A123B" w:rsidP="0043257C">
      <w:pPr>
        <w:pStyle w:val="ListParagraph"/>
        <w:numPr>
          <w:ilvl w:val="1"/>
          <w:numId w:val="1"/>
        </w:numPr>
      </w:pPr>
      <w:r>
        <w:rPr>
          <w:i/>
          <w:iCs/>
        </w:rPr>
        <w:t xml:space="preserve">These three </w:t>
      </w:r>
      <w:proofErr w:type="spellStart"/>
      <w:r>
        <w:rPr>
          <w:i/>
          <w:iCs/>
        </w:rPr>
        <w:t>seedlots</w:t>
      </w:r>
      <w:proofErr w:type="spellEnd"/>
      <w:r>
        <w:rPr>
          <w:i/>
          <w:iCs/>
        </w:rPr>
        <w:t xml:space="preserve"> were</w:t>
      </w:r>
      <w:r w:rsidR="00170B7A">
        <w:rPr>
          <w:i/>
          <w:iCs/>
        </w:rPr>
        <w:t xml:space="preserve"> </w:t>
      </w:r>
      <w:r w:rsidR="00D33DD4">
        <w:rPr>
          <w:i/>
          <w:iCs/>
        </w:rPr>
        <w:t>grown in a southern Scotland climate</w:t>
      </w:r>
      <w:r w:rsidR="005556A0">
        <w:rPr>
          <w:i/>
          <w:iCs/>
        </w:rPr>
        <w:t xml:space="preserve"> for </w:t>
      </w:r>
      <w:r w:rsidR="00BE469E">
        <w:rPr>
          <w:i/>
          <w:iCs/>
        </w:rPr>
        <w:t>two</w:t>
      </w:r>
      <w:r w:rsidR="005556A0">
        <w:rPr>
          <w:i/>
          <w:iCs/>
        </w:rPr>
        <w:t xml:space="preserve"> year</w:t>
      </w:r>
      <w:r w:rsidR="00BE469E">
        <w:rPr>
          <w:i/>
          <w:iCs/>
        </w:rPr>
        <w:t>s</w:t>
      </w:r>
      <w:r w:rsidR="005556A0">
        <w:rPr>
          <w:i/>
          <w:iCs/>
        </w:rPr>
        <w:t xml:space="preserve"> before being measured for </w:t>
      </w:r>
      <w:r w:rsidR="00436F65">
        <w:rPr>
          <w:i/>
          <w:iCs/>
        </w:rPr>
        <w:t xml:space="preserve">survival, </w:t>
      </w:r>
      <w:r w:rsidR="005556A0">
        <w:rPr>
          <w:i/>
          <w:iCs/>
        </w:rPr>
        <w:t xml:space="preserve">height, weight, root to shoot ratio, </w:t>
      </w:r>
      <w:r w:rsidR="00E07E8C">
        <w:rPr>
          <w:i/>
          <w:iCs/>
        </w:rPr>
        <w:t xml:space="preserve">and their resistance to Dothistroma needle blight. </w:t>
      </w:r>
    </w:p>
    <w:p w14:paraId="298EE6BA" w14:textId="05FFA14F" w:rsidR="007F5446" w:rsidRDefault="007F5446" w:rsidP="007F5446">
      <w:r>
        <w:t>Results (1-3 sentences)</w:t>
      </w:r>
    </w:p>
    <w:p w14:paraId="28733F58" w14:textId="2F23DD00" w:rsidR="007F5446" w:rsidRDefault="006E4A77" w:rsidP="007F5446">
      <w:pPr>
        <w:pStyle w:val="ListParagraph"/>
        <w:numPr>
          <w:ilvl w:val="0"/>
          <w:numId w:val="1"/>
        </w:numPr>
        <w:rPr>
          <w:i/>
          <w:iCs/>
        </w:rPr>
      </w:pPr>
      <w:r w:rsidRPr="00F82305">
        <w:rPr>
          <w:i/>
          <w:iCs/>
        </w:rPr>
        <w:t xml:space="preserve">Results indicate that </w:t>
      </w:r>
      <w:r w:rsidR="00F82305">
        <w:rPr>
          <w:i/>
          <w:iCs/>
        </w:rPr>
        <w:t xml:space="preserve">trees from the </w:t>
      </w:r>
      <w:r w:rsidR="0004073E">
        <w:rPr>
          <w:i/>
          <w:iCs/>
        </w:rPr>
        <w:t xml:space="preserve">North Coast provenance and the Regeneration cohort </w:t>
      </w:r>
      <w:r w:rsidR="00F85103">
        <w:rPr>
          <w:i/>
          <w:iCs/>
        </w:rPr>
        <w:t>do best in terms of survival, height</w:t>
      </w:r>
      <w:r w:rsidR="00C46559">
        <w:rPr>
          <w:i/>
          <w:iCs/>
        </w:rPr>
        <w:t xml:space="preserve">, </w:t>
      </w:r>
      <w:r w:rsidR="00E22C04">
        <w:rPr>
          <w:i/>
          <w:iCs/>
        </w:rPr>
        <w:t>put on more mass</w:t>
      </w:r>
      <w:r w:rsidR="00C46559">
        <w:rPr>
          <w:i/>
          <w:iCs/>
        </w:rPr>
        <w:t xml:space="preserve">, and were more resistant to </w:t>
      </w:r>
      <w:r w:rsidR="00AD7465">
        <w:rPr>
          <w:i/>
          <w:iCs/>
        </w:rPr>
        <w:t xml:space="preserve">disease. </w:t>
      </w:r>
    </w:p>
    <w:p w14:paraId="35E9B497" w14:textId="7447E9D3" w:rsidR="00AD7465" w:rsidRDefault="00AD7465" w:rsidP="00AD7465">
      <w:r>
        <w:t>Significance</w:t>
      </w:r>
    </w:p>
    <w:p w14:paraId="540CFD69" w14:textId="2DEE1676" w:rsidR="00AD7465" w:rsidRDefault="00AD7465" w:rsidP="00AD7465">
      <w:pPr>
        <w:pStyle w:val="ListParagraph"/>
        <w:numPr>
          <w:ilvl w:val="0"/>
          <w:numId w:val="1"/>
        </w:numPr>
        <w:rPr>
          <w:i/>
          <w:iCs/>
        </w:rPr>
      </w:pPr>
      <w:r>
        <w:rPr>
          <w:i/>
          <w:iCs/>
        </w:rPr>
        <w:t xml:space="preserve">These findings are important in the light of discussions around assisted migration and tree planting. </w:t>
      </w:r>
      <w:r w:rsidR="00331361">
        <w:rPr>
          <w:i/>
          <w:iCs/>
        </w:rPr>
        <w:t xml:space="preserve">Tree populations have a substantial capacity to handle pressure and, when </w:t>
      </w:r>
      <w:r w:rsidR="0027743E">
        <w:rPr>
          <w:i/>
          <w:iCs/>
        </w:rPr>
        <w:t>allowed</w:t>
      </w:r>
      <w:r w:rsidR="00331361">
        <w:rPr>
          <w:i/>
          <w:iCs/>
        </w:rPr>
        <w:t xml:space="preserve"> to</w:t>
      </w:r>
      <w:r w:rsidR="0027743E">
        <w:rPr>
          <w:i/>
          <w:iCs/>
        </w:rPr>
        <w:t xml:space="preserve"> naturally</w:t>
      </w:r>
      <w:r w:rsidR="00331361">
        <w:rPr>
          <w:i/>
          <w:iCs/>
        </w:rPr>
        <w:t xml:space="preserve"> regenerate and </w:t>
      </w:r>
      <w:r w:rsidR="0027743E">
        <w:rPr>
          <w:i/>
          <w:iCs/>
        </w:rPr>
        <w:t xml:space="preserve">filter </w:t>
      </w:r>
      <w:r w:rsidR="00422DA2">
        <w:rPr>
          <w:i/>
          <w:iCs/>
        </w:rPr>
        <w:t xml:space="preserve">out maladapted individuals, can continue to provide the services we expect from them. </w:t>
      </w:r>
    </w:p>
    <w:p w14:paraId="2E65F1BB" w14:textId="77777777" w:rsidR="00331361" w:rsidRDefault="00331361" w:rsidP="00422DA2">
      <w:pPr>
        <w:rPr>
          <w:i/>
          <w:iCs/>
        </w:rPr>
      </w:pPr>
    </w:p>
    <w:p w14:paraId="1BAD1C7B" w14:textId="77777777" w:rsidR="00422DA2" w:rsidRPr="00422DA2" w:rsidRDefault="00422DA2" w:rsidP="00422DA2">
      <w:pPr>
        <w:rPr>
          <w:i/>
          <w:iCs/>
        </w:rPr>
      </w:pPr>
    </w:p>
    <w:p w14:paraId="7B66C56C" w14:textId="77777777" w:rsidR="00C259E4" w:rsidRDefault="00C259E4" w:rsidP="00C259E4">
      <w:r w:rsidRPr="00C259E4">
        <w:t xml:space="preserve">The UK has made a strategic decision to increase the numbers of trees in its landscapes, but also faces a changing climate and the threat of many new tree pests and pathogens. Trees are an adaptable lifeform, evolved to balance the cost of being long-lived and sedentary with a very effective dispersal capability (pollen, seed) and high levels of genetic variation; they are naturally resilient. If this potential can be released, through regeneration or deliberate planting, then tree populations have substantial capacity to handle pressure and continue to provide the services we expect from them.  </w:t>
      </w:r>
    </w:p>
    <w:p w14:paraId="795153FA" w14:textId="1B75B626" w:rsidR="00C259E4" w:rsidRPr="00C259E4" w:rsidRDefault="00C259E4" w:rsidP="00C259E4">
      <w:r w:rsidRPr="00C259E4">
        <w:t>quantify the potential rate of adaptation that can be achieved by both natural and</w:t>
      </w:r>
      <w:r>
        <w:t xml:space="preserve"> </w:t>
      </w:r>
      <w:r w:rsidRPr="00C259E4">
        <w:t>human mediated selection</w:t>
      </w:r>
    </w:p>
    <w:p w14:paraId="3DD0856B" w14:textId="7D2EB163" w:rsidR="00C259E4" w:rsidRPr="00C259E4" w:rsidRDefault="00C259E4" w:rsidP="00C259E4">
      <w:r w:rsidRPr="00C259E4">
        <w:t xml:space="preserve">In the face of climate change, tree populations must adapt, migrate or perish. </w:t>
      </w:r>
    </w:p>
    <w:p w14:paraId="35662546" w14:textId="7D62EC54" w:rsidR="00C259E4" w:rsidRPr="00C259E4" w:rsidRDefault="00C259E4" w:rsidP="00C259E4">
      <w:r w:rsidRPr="00C259E4">
        <w:t xml:space="preserve">In terms of how tree species might respond, there is too little time for new genetic variations to arise, but trees have a substantial capacity to disperse and adapt through reassortment of standing genetic </w:t>
      </w:r>
      <w:r>
        <w:t>v</w:t>
      </w:r>
      <w:r w:rsidRPr="00C259E4">
        <w:t>ariation.</w:t>
      </w:r>
    </w:p>
    <w:p w14:paraId="574E1B49" w14:textId="0132B5EB" w:rsidR="00C259E4" w:rsidRPr="00C259E4" w:rsidRDefault="00C259E4" w:rsidP="00C259E4">
      <w:r w:rsidRPr="00C259E4">
        <w:t>exotic species</w:t>
      </w:r>
      <w:r>
        <w:t xml:space="preserve">: </w:t>
      </w:r>
      <w:r w:rsidRPr="00C259E4">
        <w:t xml:space="preserve">those that were deliberately brought to the British Isles in recent historical times). </w:t>
      </w:r>
    </w:p>
    <w:p w14:paraId="57E2FA3D" w14:textId="117999A4" w:rsidR="00C259E4" w:rsidRPr="00C259E4" w:rsidRDefault="00C259E4" w:rsidP="00C259E4">
      <w:r w:rsidRPr="00C259E4">
        <w:t xml:space="preserve">For exotic species, the original introductions have already encountered entirely new environments, with new climates and biotic pressures to withstand. </w:t>
      </w:r>
    </w:p>
    <w:p w14:paraId="53FCB42B" w14:textId="6BF339B7" w:rsidR="00C259E4" w:rsidRPr="00C259E4" w:rsidRDefault="00C259E4" w:rsidP="00C259E4">
      <w:r w:rsidRPr="00C259E4">
        <w:lastRenderedPageBreak/>
        <w:t xml:space="preserve"> the rapid shift in conditions should drive a shift in fitness optimum that will be detectable at the population level as a change in mean phenotype.</w:t>
      </w:r>
    </w:p>
    <w:p w14:paraId="2098AA5E" w14:textId="77777777" w:rsidR="00C259E4" w:rsidRPr="00C259E4" w:rsidRDefault="00C259E4" w:rsidP="00C259E4">
      <w:r w:rsidRPr="00C259E4">
        <w:t> </w:t>
      </w:r>
    </w:p>
    <w:p w14:paraId="2E21C8CA" w14:textId="7FFAF287" w:rsidR="007E2280" w:rsidRDefault="007E2280"/>
    <w:sectPr w:rsidR="007E228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isa Dickenmann" w:date="2026-04-23T16:13:00Z" w:initials="LD">
    <w:p w14:paraId="54F01331" w14:textId="77777777" w:rsidR="00470487" w:rsidRDefault="00470487" w:rsidP="00470487">
      <w:pPr>
        <w:pStyle w:val="CommentText"/>
      </w:pPr>
      <w:r>
        <w:rPr>
          <w:rStyle w:val="CommentReference"/>
        </w:rPr>
        <w:annotationRef/>
      </w:r>
      <w:r>
        <w:rPr>
          <w:lang w:val="de-CH"/>
        </w:rPr>
        <w:t>D. septosporum seems to also occur in North America, specifically in Britsh Columbia (</w:t>
      </w:r>
      <w:hyperlink r:id="rId1" w:history="1">
        <w:r w:rsidRPr="009D5002">
          <w:rPr>
            <w:rStyle w:val="Hyperlink"/>
            <w:lang w:val="de-CH"/>
          </w:rPr>
          <w:t>https://onlinelibrary.wiley.com/doi/10.1111/efp.12290</w:t>
        </w:r>
      </w:hyperlink>
      <w:r>
        <w:rPr>
          <w:lang w:val="de-CH"/>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F013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5F4EF3" w16cex:dateUtc="2026-04-23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F01331" w16cid:durableId="625F4E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4FBE"/>
    <w:multiLevelType w:val="hybridMultilevel"/>
    <w:tmpl w:val="E8F4797A"/>
    <w:lvl w:ilvl="0" w:tplc="BD7E2DE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54396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a Dickenmann">
    <w15:presenceInfo w15:providerId="AD" w15:userId="S::LuiDnn@ceh.ac.uk::0c0840b0-1ae7-42c8-98b5-b02d8f71a603"/>
  </w15:person>
  <w15:person w15:author="Stephen Cavers">
    <w15:presenceInfo w15:providerId="AD" w15:userId="S::scav@ceh.ac.uk::e51d2432-0e1a-46df-8696-c4c813a5b3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E4"/>
    <w:rsid w:val="00014CFD"/>
    <w:rsid w:val="0004073E"/>
    <w:rsid w:val="00052423"/>
    <w:rsid w:val="00057375"/>
    <w:rsid w:val="000914D8"/>
    <w:rsid w:val="000F2CF5"/>
    <w:rsid w:val="00121608"/>
    <w:rsid w:val="001243A1"/>
    <w:rsid w:val="00137943"/>
    <w:rsid w:val="00146EBD"/>
    <w:rsid w:val="00170B7A"/>
    <w:rsid w:val="00171E02"/>
    <w:rsid w:val="00185221"/>
    <w:rsid w:val="00194081"/>
    <w:rsid w:val="001A4D12"/>
    <w:rsid w:val="0027743E"/>
    <w:rsid w:val="002C697D"/>
    <w:rsid w:val="002D4ECD"/>
    <w:rsid w:val="002D5D5E"/>
    <w:rsid w:val="002E133A"/>
    <w:rsid w:val="00315B63"/>
    <w:rsid w:val="00320D58"/>
    <w:rsid w:val="00331361"/>
    <w:rsid w:val="00341FC3"/>
    <w:rsid w:val="00393244"/>
    <w:rsid w:val="003B21CC"/>
    <w:rsid w:val="00422DA2"/>
    <w:rsid w:val="00423CFF"/>
    <w:rsid w:val="0043257C"/>
    <w:rsid w:val="00436F65"/>
    <w:rsid w:val="00470487"/>
    <w:rsid w:val="0047206D"/>
    <w:rsid w:val="0048634D"/>
    <w:rsid w:val="00490F5F"/>
    <w:rsid w:val="00496EEF"/>
    <w:rsid w:val="004C6DB2"/>
    <w:rsid w:val="004F5269"/>
    <w:rsid w:val="004F734F"/>
    <w:rsid w:val="00540B24"/>
    <w:rsid w:val="00544E6C"/>
    <w:rsid w:val="005502C5"/>
    <w:rsid w:val="005556A0"/>
    <w:rsid w:val="00584A26"/>
    <w:rsid w:val="0059091D"/>
    <w:rsid w:val="00591D58"/>
    <w:rsid w:val="00600E23"/>
    <w:rsid w:val="00613431"/>
    <w:rsid w:val="006213D1"/>
    <w:rsid w:val="00680F84"/>
    <w:rsid w:val="00690BBC"/>
    <w:rsid w:val="006A5F6B"/>
    <w:rsid w:val="006E1708"/>
    <w:rsid w:val="006E4A77"/>
    <w:rsid w:val="00787551"/>
    <w:rsid w:val="00792B65"/>
    <w:rsid w:val="007A1BA0"/>
    <w:rsid w:val="007B520D"/>
    <w:rsid w:val="007D18F2"/>
    <w:rsid w:val="007E2280"/>
    <w:rsid w:val="007F5446"/>
    <w:rsid w:val="008178DD"/>
    <w:rsid w:val="0082591D"/>
    <w:rsid w:val="008773DE"/>
    <w:rsid w:val="0088160F"/>
    <w:rsid w:val="00883EFA"/>
    <w:rsid w:val="00886717"/>
    <w:rsid w:val="008E1CFA"/>
    <w:rsid w:val="009203F4"/>
    <w:rsid w:val="00960948"/>
    <w:rsid w:val="009A123B"/>
    <w:rsid w:val="00A05185"/>
    <w:rsid w:val="00AD7465"/>
    <w:rsid w:val="00AF4E15"/>
    <w:rsid w:val="00B24C99"/>
    <w:rsid w:val="00B4531D"/>
    <w:rsid w:val="00B525CA"/>
    <w:rsid w:val="00B7129D"/>
    <w:rsid w:val="00B827D2"/>
    <w:rsid w:val="00BD5057"/>
    <w:rsid w:val="00BE469E"/>
    <w:rsid w:val="00C259E4"/>
    <w:rsid w:val="00C46559"/>
    <w:rsid w:val="00C67227"/>
    <w:rsid w:val="00C715AB"/>
    <w:rsid w:val="00C85A93"/>
    <w:rsid w:val="00C964BE"/>
    <w:rsid w:val="00C97FE8"/>
    <w:rsid w:val="00CF4580"/>
    <w:rsid w:val="00CF55E9"/>
    <w:rsid w:val="00D33DD4"/>
    <w:rsid w:val="00D355F1"/>
    <w:rsid w:val="00D46CC0"/>
    <w:rsid w:val="00D720AE"/>
    <w:rsid w:val="00D854A1"/>
    <w:rsid w:val="00DC532D"/>
    <w:rsid w:val="00DF7150"/>
    <w:rsid w:val="00E07E8C"/>
    <w:rsid w:val="00E22C04"/>
    <w:rsid w:val="00E436B7"/>
    <w:rsid w:val="00E702E5"/>
    <w:rsid w:val="00E74EB1"/>
    <w:rsid w:val="00E85629"/>
    <w:rsid w:val="00E90804"/>
    <w:rsid w:val="00E964C0"/>
    <w:rsid w:val="00EA4544"/>
    <w:rsid w:val="00EA5F48"/>
    <w:rsid w:val="00EC5683"/>
    <w:rsid w:val="00EF6955"/>
    <w:rsid w:val="00F01B45"/>
    <w:rsid w:val="00F01FE4"/>
    <w:rsid w:val="00F146D8"/>
    <w:rsid w:val="00F2712B"/>
    <w:rsid w:val="00F423F4"/>
    <w:rsid w:val="00F551FB"/>
    <w:rsid w:val="00F82305"/>
    <w:rsid w:val="00F85103"/>
    <w:rsid w:val="00F90FCC"/>
    <w:rsid w:val="00FA24EB"/>
    <w:rsid w:val="00FA3C94"/>
    <w:rsid w:val="00FC48E1"/>
    <w:rsid w:val="00FD056A"/>
    <w:rsid w:val="00FD5A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B1BB"/>
  <w15:chartTrackingRefBased/>
  <w15:docId w15:val="{6DBDFF31-0114-4BCA-8BFF-2776986D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9E4"/>
    <w:rPr>
      <w:rFonts w:eastAsiaTheme="majorEastAsia" w:cstheme="majorBidi"/>
      <w:color w:val="272727" w:themeColor="text1" w:themeTint="D8"/>
    </w:rPr>
  </w:style>
  <w:style w:type="paragraph" w:styleId="Title">
    <w:name w:val="Title"/>
    <w:basedOn w:val="Normal"/>
    <w:next w:val="Normal"/>
    <w:link w:val="TitleChar"/>
    <w:uiPriority w:val="10"/>
    <w:qFormat/>
    <w:rsid w:val="00C25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9E4"/>
    <w:pPr>
      <w:spacing w:before="160"/>
      <w:jc w:val="center"/>
    </w:pPr>
    <w:rPr>
      <w:i/>
      <w:iCs/>
      <w:color w:val="404040" w:themeColor="text1" w:themeTint="BF"/>
    </w:rPr>
  </w:style>
  <w:style w:type="character" w:customStyle="1" w:styleId="QuoteChar">
    <w:name w:val="Quote Char"/>
    <w:basedOn w:val="DefaultParagraphFont"/>
    <w:link w:val="Quote"/>
    <w:uiPriority w:val="29"/>
    <w:rsid w:val="00C259E4"/>
    <w:rPr>
      <w:i/>
      <w:iCs/>
      <w:color w:val="404040" w:themeColor="text1" w:themeTint="BF"/>
    </w:rPr>
  </w:style>
  <w:style w:type="paragraph" w:styleId="ListParagraph">
    <w:name w:val="List Paragraph"/>
    <w:basedOn w:val="Normal"/>
    <w:uiPriority w:val="34"/>
    <w:qFormat/>
    <w:rsid w:val="00C259E4"/>
    <w:pPr>
      <w:ind w:left="720"/>
      <w:contextualSpacing/>
    </w:pPr>
  </w:style>
  <w:style w:type="character" w:styleId="IntenseEmphasis">
    <w:name w:val="Intense Emphasis"/>
    <w:basedOn w:val="DefaultParagraphFont"/>
    <w:uiPriority w:val="21"/>
    <w:qFormat/>
    <w:rsid w:val="00C259E4"/>
    <w:rPr>
      <w:i/>
      <w:iCs/>
      <w:color w:val="0F4761" w:themeColor="accent1" w:themeShade="BF"/>
    </w:rPr>
  </w:style>
  <w:style w:type="paragraph" w:styleId="IntenseQuote">
    <w:name w:val="Intense Quote"/>
    <w:basedOn w:val="Normal"/>
    <w:next w:val="Normal"/>
    <w:link w:val="IntenseQuoteChar"/>
    <w:uiPriority w:val="30"/>
    <w:qFormat/>
    <w:rsid w:val="00C25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9E4"/>
    <w:rPr>
      <w:i/>
      <w:iCs/>
      <w:color w:val="0F4761" w:themeColor="accent1" w:themeShade="BF"/>
    </w:rPr>
  </w:style>
  <w:style w:type="character" w:styleId="IntenseReference">
    <w:name w:val="Intense Reference"/>
    <w:basedOn w:val="DefaultParagraphFont"/>
    <w:uiPriority w:val="32"/>
    <w:qFormat/>
    <w:rsid w:val="00C259E4"/>
    <w:rPr>
      <w:b/>
      <w:bCs/>
      <w:smallCaps/>
      <w:color w:val="0F4761" w:themeColor="accent1" w:themeShade="BF"/>
      <w:spacing w:val="5"/>
    </w:rPr>
  </w:style>
  <w:style w:type="paragraph" w:styleId="Revision">
    <w:name w:val="Revision"/>
    <w:hidden/>
    <w:uiPriority w:val="99"/>
    <w:semiHidden/>
    <w:rsid w:val="007A1BA0"/>
    <w:pPr>
      <w:spacing w:after="0" w:line="240" w:lineRule="auto"/>
    </w:pPr>
  </w:style>
  <w:style w:type="character" w:styleId="CommentReference">
    <w:name w:val="annotation reference"/>
    <w:basedOn w:val="DefaultParagraphFont"/>
    <w:uiPriority w:val="99"/>
    <w:semiHidden/>
    <w:unhideWhenUsed/>
    <w:rsid w:val="00470487"/>
    <w:rPr>
      <w:sz w:val="16"/>
      <w:szCs w:val="16"/>
    </w:rPr>
  </w:style>
  <w:style w:type="paragraph" w:styleId="CommentText">
    <w:name w:val="annotation text"/>
    <w:basedOn w:val="Normal"/>
    <w:link w:val="CommentTextChar"/>
    <w:uiPriority w:val="99"/>
    <w:unhideWhenUsed/>
    <w:rsid w:val="00470487"/>
    <w:pPr>
      <w:spacing w:line="240" w:lineRule="auto"/>
    </w:pPr>
    <w:rPr>
      <w:sz w:val="20"/>
      <w:szCs w:val="20"/>
    </w:rPr>
  </w:style>
  <w:style w:type="character" w:customStyle="1" w:styleId="CommentTextChar">
    <w:name w:val="Comment Text Char"/>
    <w:basedOn w:val="DefaultParagraphFont"/>
    <w:link w:val="CommentText"/>
    <w:uiPriority w:val="99"/>
    <w:rsid w:val="00470487"/>
    <w:rPr>
      <w:sz w:val="20"/>
      <w:szCs w:val="20"/>
    </w:rPr>
  </w:style>
  <w:style w:type="paragraph" w:styleId="CommentSubject">
    <w:name w:val="annotation subject"/>
    <w:basedOn w:val="CommentText"/>
    <w:next w:val="CommentText"/>
    <w:link w:val="CommentSubjectChar"/>
    <w:uiPriority w:val="99"/>
    <w:semiHidden/>
    <w:unhideWhenUsed/>
    <w:rsid w:val="00470487"/>
    <w:rPr>
      <w:b/>
      <w:bCs/>
    </w:rPr>
  </w:style>
  <w:style w:type="character" w:customStyle="1" w:styleId="CommentSubjectChar">
    <w:name w:val="Comment Subject Char"/>
    <w:basedOn w:val="CommentTextChar"/>
    <w:link w:val="CommentSubject"/>
    <w:uiPriority w:val="99"/>
    <w:semiHidden/>
    <w:rsid w:val="00470487"/>
    <w:rPr>
      <w:b/>
      <w:bCs/>
      <w:sz w:val="20"/>
      <w:szCs w:val="20"/>
    </w:rPr>
  </w:style>
  <w:style w:type="character" w:styleId="Hyperlink">
    <w:name w:val="Hyperlink"/>
    <w:basedOn w:val="DefaultParagraphFont"/>
    <w:uiPriority w:val="99"/>
    <w:unhideWhenUsed/>
    <w:rsid w:val="00470487"/>
    <w:rPr>
      <w:color w:val="467886" w:themeColor="hyperlink"/>
      <w:u w:val="single"/>
    </w:rPr>
  </w:style>
  <w:style w:type="character" w:styleId="UnresolvedMention">
    <w:name w:val="Unresolved Mention"/>
    <w:basedOn w:val="DefaultParagraphFont"/>
    <w:uiPriority w:val="99"/>
    <w:semiHidden/>
    <w:unhideWhenUsed/>
    <w:rsid w:val="00470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28196">
      <w:bodyDiv w:val="1"/>
      <w:marLeft w:val="0"/>
      <w:marRight w:val="0"/>
      <w:marTop w:val="0"/>
      <w:marBottom w:val="0"/>
      <w:divBdr>
        <w:top w:val="none" w:sz="0" w:space="0" w:color="auto"/>
        <w:left w:val="none" w:sz="0" w:space="0" w:color="auto"/>
        <w:bottom w:val="none" w:sz="0" w:space="0" w:color="auto"/>
        <w:right w:val="none" w:sz="0" w:space="0" w:color="auto"/>
      </w:divBdr>
      <w:divsChild>
        <w:div w:id="2129231749">
          <w:marLeft w:val="0"/>
          <w:marRight w:val="0"/>
          <w:marTop w:val="0"/>
          <w:marBottom w:val="0"/>
          <w:divBdr>
            <w:top w:val="none" w:sz="0" w:space="0" w:color="auto"/>
            <w:left w:val="none" w:sz="0" w:space="0" w:color="auto"/>
            <w:bottom w:val="none" w:sz="0" w:space="0" w:color="auto"/>
            <w:right w:val="none" w:sz="0" w:space="0" w:color="auto"/>
          </w:divBdr>
          <w:divsChild>
            <w:div w:id="2078892913">
              <w:marLeft w:val="0"/>
              <w:marRight w:val="0"/>
              <w:marTop w:val="0"/>
              <w:marBottom w:val="0"/>
              <w:divBdr>
                <w:top w:val="none" w:sz="0" w:space="0" w:color="auto"/>
                <w:left w:val="none" w:sz="0" w:space="0" w:color="auto"/>
                <w:bottom w:val="none" w:sz="0" w:space="0" w:color="auto"/>
                <w:right w:val="none" w:sz="0" w:space="0" w:color="auto"/>
              </w:divBdr>
              <w:divsChild>
                <w:div w:id="40076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44792">
      <w:bodyDiv w:val="1"/>
      <w:marLeft w:val="0"/>
      <w:marRight w:val="0"/>
      <w:marTop w:val="0"/>
      <w:marBottom w:val="0"/>
      <w:divBdr>
        <w:top w:val="none" w:sz="0" w:space="0" w:color="auto"/>
        <w:left w:val="none" w:sz="0" w:space="0" w:color="auto"/>
        <w:bottom w:val="none" w:sz="0" w:space="0" w:color="auto"/>
        <w:right w:val="none" w:sz="0" w:space="0" w:color="auto"/>
      </w:divBdr>
      <w:divsChild>
        <w:div w:id="1982884734">
          <w:marLeft w:val="0"/>
          <w:marRight w:val="0"/>
          <w:marTop w:val="0"/>
          <w:marBottom w:val="0"/>
          <w:divBdr>
            <w:top w:val="none" w:sz="0" w:space="0" w:color="auto"/>
            <w:left w:val="none" w:sz="0" w:space="0" w:color="auto"/>
            <w:bottom w:val="none" w:sz="0" w:space="0" w:color="auto"/>
            <w:right w:val="none" w:sz="0" w:space="0" w:color="auto"/>
          </w:divBdr>
          <w:divsChild>
            <w:div w:id="647515274">
              <w:marLeft w:val="0"/>
              <w:marRight w:val="0"/>
              <w:marTop w:val="0"/>
              <w:marBottom w:val="0"/>
              <w:divBdr>
                <w:top w:val="none" w:sz="0" w:space="0" w:color="auto"/>
                <w:left w:val="none" w:sz="0" w:space="0" w:color="auto"/>
                <w:bottom w:val="none" w:sz="0" w:space="0" w:color="auto"/>
                <w:right w:val="none" w:sz="0" w:space="0" w:color="auto"/>
              </w:divBdr>
              <w:divsChild>
                <w:div w:id="193351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library.wiley.com/doi/10.1111/efp.12290"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2751</TotalTime>
  <Pages>3</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Dickenmann</dc:creator>
  <cp:keywords/>
  <dc:description/>
  <cp:lastModifiedBy>Luisa Dickenmann</cp:lastModifiedBy>
  <cp:revision>113</cp:revision>
  <dcterms:created xsi:type="dcterms:W3CDTF">2026-04-21T15:36:00Z</dcterms:created>
  <dcterms:modified xsi:type="dcterms:W3CDTF">2026-04-24T08:00:00Z</dcterms:modified>
</cp:coreProperties>
</file>